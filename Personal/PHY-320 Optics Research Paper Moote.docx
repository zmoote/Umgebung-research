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F6FE3" w14:textId="77777777" w:rsidR="00672EF5" w:rsidRPr="00672EF5" w:rsidRDefault="00672EF5" w:rsidP="00672EF5">
      <w:pPr>
        <w:spacing w:line="480" w:lineRule="auto"/>
        <w:rPr>
          <w:rFonts w:ascii="Times New Roman" w:hAnsi="Times New Roman" w:cs="Times New Roman"/>
        </w:rPr>
      </w:pPr>
      <w:r w:rsidRPr="00672EF5">
        <w:rPr>
          <w:rFonts w:ascii="Times New Roman" w:hAnsi="Times New Roman" w:cs="Times New Roman"/>
        </w:rPr>
        <w:t>Zachary Moote</w:t>
      </w:r>
    </w:p>
    <w:p w14:paraId="6F34581D" w14:textId="77777777" w:rsidR="00672EF5" w:rsidRPr="00672EF5" w:rsidRDefault="00672EF5" w:rsidP="00672EF5">
      <w:pPr>
        <w:spacing w:line="480" w:lineRule="auto"/>
        <w:rPr>
          <w:rFonts w:ascii="Times New Roman" w:hAnsi="Times New Roman" w:cs="Times New Roman"/>
        </w:rPr>
      </w:pPr>
      <w:r w:rsidRPr="00672EF5">
        <w:rPr>
          <w:rFonts w:ascii="Times New Roman" w:hAnsi="Times New Roman" w:cs="Times New Roman"/>
        </w:rPr>
        <w:t>Dr. Christine Russell</w:t>
      </w:r>
    </w:p>
    <w:p w14:paraId="46254C18" w14:textId="77777777" w:rsidR="00672EF5" w:rsidRPr="00672EF5" w:rsidRDefault="00672EF5" w:rsidP="00672EF5">
      <w:pPr>
        <w:spacing w:line="480" w:lineRule="auto"/>
        <w:rPr>
          <w:rFonts w:ascii="Times New Roman" w:hAnsi="Times New Roman" w:cs="Times New Roman"/>
        </w:rPr>
      </w:pPr>
      <w:r w:rsidRPr="00672EF5">
        <w:rPr>
          <w:rFonts w:ascii="Times New Roman" w:hAnsi="Times New Roman" w:cs="Times New Roman"/>
        </w:rPr>
        <w:t>PHY-320 Optics</w:t>
      </w:r>
    </w:p>
    <w:p w14:paraId="1FE4FC6D" w14:textId="77777777" w:rsidR="00672EF5" w:rsidRPr="00672EF5" w:rsidRDefault="00672EF5" w:rsidP="00672EF5">
      <w:pPr>
        <w:spacing w:line="480" w:lineRule="auto"/>
        <w:rPr>
          <w:rFonts w:ascii="Times New Roman" w:hAnsi="Times New Roman" w:cs="Times New Roman"/>
        </w:rPr>
      </w:pPr>
      <w:r w:rsidRPr="00672EF5">
        <w:rPr>
          <w:rFonts w:ascii="Times New Roman" w:hAnsi="Times New Roman" w:cs="Times New Roman"/>
        </w:rPr>
        <w:t>20 April 2026</w:t>
      </w:r>
    </w:p>
    <w:p w14:paraId="2EB4B4EB" w14:textId="77777777" w:rsidR="00672EF5" w:rsidRPr="00672EF5" w:rsidRDefault="00672EF5" w:rsidP="00A60F4C">
      <w:pPr>
        <w:spacing w:line="480" w:lineRule="auto"/>
        <w:jc w:val="center"/>
        <w:rPr>
          <w:rFonts w:ascii="Times New Roman" w:hAnsi="Times New Roman" w:cs="Times New Roman"/>
        </w:rPr>
      </w:pPr>
      <w:r w:rsidRPr="00672EF5">
        <w:rPr>
          <w:rFonts w:ascii="Times New Roman" w:hAnsi="Times New Roman" w:cs="Times New Roman"/>
        </w:rPr>
        <w:t>The Holographic-Fractal Universe</w:t>
      </w:r>
    </w:p>
    <w:p w14:paraId="658D749C" w14:textId="77777777" w:rsidR="00672EF5" w:rsidRPr="00672EF5" w:rsidRDefault="00672EF5" w:rsidP="00A60F4C">
      <w:pPr>
        <w:spacing w:line="480" w:lineRule="auto"/>
        <w:jc w:val="center"/>
        <w:rPr>
          <w:rFonts w:ascii="Times New Roman" w:hAnsi="Times New Roman" w:cs="Times New Roman"/>
          <w:b/>
          <w:bCs/>
        </w:rPr>
      </w:pPr>
      <w:r w:rsidRPr="00672EF5">
        <w:rPr>
          <w:rFonts w:ascii="Times New Roman" w:hAnsi="Times New Roman" w:cs="Times New Roman"/>
          <w:b/>
          <w:bCs/>
        </w:rPr>
        <w:t>Introduction</w:t>
      </w:r>
    </w:p>
    <w:p w14:paraId="7EBF6B52" w14:textId="77777777" w:rsidR="00672EF5" w:rsidRPr="00672EF5" w:rsidRDefault="00672EF5" w:rsidP="00672EF5">
      <w:pPr>
        <w:spacing w:line="480" w:lineRule="auto"/>
        <w:rPr>
          <w:rFonts w:ascii="Times New Roman" w:hAnsi="Times New Roman" w:cs="Times New Roman"/>
        </w:rPr>
      </w:pPr>
      <w:r w:rsidRPr="00672EF5">
        <w:rPr>
          <w:rFonts w:ascii="Times New Roman" w:hAnsi="Times New Roman" w:cs="Times New Roman"/>
        </w:rPr>
        <w:tab/>
        <w:t>The concept of holograms and the geometry of a fractal may seem to be disconnected topics. On one hand, we have the hologram from the discipline of optics; information of a 3-Dimensional object being encoded by the interference patterns of electromagnetic waves. On the other hand, we have the geometry of a fractal; a function which exists on the complex plane whose function is defined to be recursive, where the previous output ‘becomes’ the next input ad-infinitum. Yet, when viewed through the lens of modern cosmology, these concepts converge. If the universe functions as a ‘cellular’ system (i.e., a structure where complex informational outputs are recursively encoded within local singularities) then the large-scale distribution of matter cannot be random (Anjamrooz et al</w:t>
      </w:r>
      <w:ins w:id="0" w:author="Moote, Zachary" w:date="2026-04-21T23:05:00Z" w16du:dateUtc="2026-04-22T03:05:00Z">
        <w:r w:rsidR="00B00F3D">
          <w:rPr>
            <w:rFonts w:ascii="Times New Roman" w:hAnsi="Times New Roman" w:cs="Times New Roman"/>
          </w:rPr>
          <w:t>.,</w:t>
        </w:r>
      </w:ins>
      <w:r w:rsidRPr="00672EF5">
        <w:rPr>
          <w:rFonts w:ascii="Times New Roman" w:hAnsi="Times New Roman" w:cs="Times New Roman"/>
        </w:rPr>
        <w:t xml:space="preserve"> 2011). Instead, the universe must manifest itself as a self-similar fractal network (Anjamrooz et al</w:t>
      </w:r>
      <w:ins w:id="1" w:author="Moote, Zachary" w:date="2026-04-21T23:05:00Z" w16du:dateUtc="2026-04-22T03:05:00Z">
        <w:r w:rsidR="00B00F3D">
          <w:rPr>
            <w:rFonts w:ascii="Times New Roman" w:hAnsi="Times New Roman" w:cs="Times New Roman"/>
          </w:rPr>
          <w:t>.,</w:t>
        </w:r>
      </w:ins>
      <w:r w:rsidRPr="00672EF5">
        <w:rPr>
          <w:rFonts w:ascii="Times New Roman" w:hAnsi="Times New Roman" w:cs="Times New Roman"/>
        </w:rPr>
        <w:t xml:space="preserve"> 2011). By integrating the holographic principle with empirical observations of galaxy clustering, it can be shown that the universe is not merely an expansive void, but a coherent, wave-encoded system, constrained by the fundamental entropy bounds of information density (Manoharan 2025).</w:t>
      </w:r>
    </w:p>
    <w:p w14:paraId="10852326" w14:textId="77777777" w:rsidR="00672EF5" w:rsidRPr="00672EF5" w:rsidRDefault="00672EF5" w:rsidP="00A60F4C">
      <w:pPr>
        <w:spacing w:line="480" w:lineRule="auto"/>
        <w:jc w:val="center"/>
        <w:rPr>
          <w:rFonts w:ascii="Times New Roman" w:hAnsi="Times New Roman" w:cs="Times New Roman"/>
          <w:b/>
          <w:bCs/>
        </w:rPr>
      </w:pPr>
      <w:r w:rsidRPr="00672EF5">
        <w:rPr>
          <w:rFonts w:ascii="Times New Roman" w:hAnsi="Times New Roman" w:cs="Times New Roman"/>
          <w:b/>
          <w:bCs/>
        </w:rPr>
        <w:t>Theoretical Foundation</w:t>
      </w:r>
    </w:p>
    <w:p w14:paraId="5EA2341B" w14:textId="77777777" w:rsidR="00672EF5" w:rsidRPr="00672EF5" w:rsidRDefault="00672EF5" w:rsidP="00672EF5">
      <w:pPr>
        <w:spacing w:line="480" w:lineRule="auto"/>
        <w:rPr>
          <w:rFonts w:ascii="Times New Roman" w:hAnsi="Times New Roman" w:cs="Times New Roman"/>
        </w:rPr>
      </w:pPr>
      <w:r w:rsidRPr="00672EF5">
        <w:rPr>
          <w:rFonts w:ascii="Times New Roman" w:hAnsi="Times New Roman" w:cs="Times New Roman"/>
        </w:rPr>
        <w:lastRenderedPageBreak/>
        <w:tab/>
        <w:t>In the 2011 paper written by Anjamrooz et al, they present the idea of the universe acting as a system with a “central hub” (Anjamrooz et al</w:t>
      </w:r>
      <w:ins w:id="2" w:author="Moote, Zachary" w:date="2026-04-21T23:05:00Z" w16du:dateUtc="2026-04-22T03:05:00Z">
        <w:r w:rsidR="00B00F3D">
          <w:rPr>
            <w:rFonts w:ascii="Times New Roman" w:hAnsi="Times New Roman" w:cs="Times New Roman"/>
          </w:rPr>
          <w:t>.,</w:t>
        </w:r>
      </w:ins>
      <w:r w:rsidRPr="00672EF5">
        <w:rPr>
          <w:rFonts w:ascii="Times New Roman" w:hAnsi="Times New Roman" w:cs="Times New Roman"/>
        </w:rPr>
        <w:t xml:space="preserve"> 2011). If we are indeed living in a “cellular” universe, the boundary or edge of that cell will act exactly like a holographic plate, recording the information from the center (</w:t>
      </w:r>
      <w:ins w:id="3" w:author="Moote, Zachary" w:date="2026-04-21T23:05:00Z" w16du:dateUtc="2026-04-22T03:05:00Z">
        <w:r w:rsidR="00B00F3D" w:rsidRPr="00672EF5">
          <w:rPr>
            <w:rFonts w:ascii="Times New Roman" w:hAnsi="Times New Roman" w:cs="Times New Roman"/>
          </w:rPr>
          <w:t>Anjamrooz et al</w:t>
        </w:r>
        <w:r w:rsidR="00B00F3D">
          <w:rPr>
            <w:rFonts w:ascii="Times New Roman" w:hAnsi="Times New Roman" w:cs="Times New Roman"/>
          </w:rPr>
          <w:t>.,</w:t>
        </w:r>
        <w:r w:rsidR="00B00F3D" w:rsidRPr="00672EF5">
          <w:rPr>
            <w:rFonts w:ascii="Times New Roman" w:hAnsi="Times New Roman" w:cs="Times New Roman"/>
          </w:rPr>
          <w:t xml:space="preserve"> 2011</w:t>
        </w:r>
        <w:r w:rsidR="00B00F3D">
          <w:rPr>
            <w:rFonts w:ascii="Times New Roman" w:hAnsi="Times New Roman" w:cs="Times New Roman"/>
          </w:rPr>
          <w:t>).</w:t>
        </w:r>
      </w:ins>
      <w:del w:id="4" w:author="Moote, Zachary" w:date="2026-04-21T23:05:00Z" w16du:dateUtc="2026-04-22T03:05:00Z">
        <w:r w:rsidRPr="00672EF5">
          <w:rPr>
            <w:rFonts w:ascii="Times New Roman" w:hAnsi="Times New Roman" w:cs="Times New Roman"/>
          </w:rPr>
          <w:delText>Manoharan 2025).</w:delText>
        </w:r>
      </w:del>
      <w:r w:rsidRPr="00672EF5">
        <w:rPr>
          <w:rFonts w:ascii="Times New Roman" w:hAnsi="Times New Roman" w:cs="Times New Roman"/>
        </w:rPr>
        <w:t xml:space="preserve"> Continuing further, since every galaxy in our universe has a black hole at the center, that central singularity would be the “hub” that projects information to the boundary. But where does this information “come” from? In General Relativity, the singularity is often viewed as a gravitational dead end, but within the holographic framework, it is better understood as a ‘processing node,’ a region of infinite density where information is concentrated before being ‘broadcast’ across the bulk of the cosmos. If we accept that this information is encoded onto the holographic boundary of our observable universe, then the black hole at the center of each galaxy becomes the primary source of that data. However, the information does not simply ‘originate’ in singularity; rather, it is drawn from the recursive, nested structure of the system itself. This implies that the universe operates as an information-processing manifold, where gravitational flux is effectively the ‘carrier wave’ for the holographic data projection. To understand the coherence of this projection, we must next examine how this information is organized across scales, moving from the singular galactic hub to the large-scale distribution of matter that defines the cosmos.</w:t>
      </w:r>
    </w:p>
    <w:p w14:paraId="0FB5DEB5" w14:textId="77777777" w:rsidR="00672EF5" w:rsidRPr="00672EF5" w:rsidRDefault="00672EF5" w:rsidP="00A60F4C">
      <w:pPr>
        <w:spacing w:line="480" w:lineRule="auto"/>
        <w:jc w:val="center"/>
        <w:rPr>
          <w:rFonts w:ascii="Times New Roman" w:hAnsi="Times New Roman" w:cs="Times New Roman"/>
          <w:b/>
          <w:bCs/>
        </w:rPr>
      </w:pPr>
      <w:r w:rsidRPr="00672EF5">
        <w:rPr>
          <w:rFonts w:ascii="Times New Roman" w:hAnsi="Times New Roman" w:cs="Times New Roman"/>
          <w:b/>
          <w:bCs/>
        </w:rPr>
        <w:t>Geometric Evidence</w:t>
      </w:r>
    </w:p>
    <w:p w14:paraId="4F2D72A3" w14:textId="77777777" w:rsidR="00672EF5" w:rsidRPr="00672EF5" w:rsidRDefault="00672EF5" w:rsidP="00672EF5">
      <w:pPr>
        <w:spacing w:line="480" w:lineRule="auto"/>
        <w:rPr>
          <w:rFonts w:ascii="Times New Roman" w:hAnsi="Times New Roman" w:cs="Times New Roman"/>
        </w:rPr>
      </w:pPr>
      <w:r w:rsidRPr="00672EF5">
        <w:rPr>
          <w:rFonts w:ascii="Times New Roman" w:hAnsi="Times New Roman" w:cs="Times New Roman"/>
        </w:rPr>
        <w:tab/>
        <w:t xml:space="preserve">In General Relativity, there is the concept of an ‘Einstein-Rosen bridge’ which acts as a shortcut or gateway from one point in our universe to another. In some interpretations, these two points may not be within the same universe, but in fact be two entirely different universes! When compared to the black hole, it can be said to act as the ‘entrance’ of this bridge while a ‘white hole’ acts as the exit. A white hole in principle is almost the same as a black hole, but instead of </w:t>
      </w:r>
      <w:r w:rsidRPr="00672EF5">
        <w:rPr>
          <w:rFonts w:ascii="Times New Roman" w:hAnsi="Times New Roman" w:cs="Times New Roman"/>
        </w:rPr>
        <w:lastRenderedPageBreak/>
        <w:t>matter and light being unable to escape once the event horizon is crossed, all matter and light are forced away from the singularity. This means that each black hole could potentially link to another ‘cell’ or universe, turning the ‘hub’ of Anjamrooz et al into a literal connection point. Einstein defines the geometry of space as being shaped by matter and energy; that is, matter and energy tell space-time how to curve, and curved space-time tell matter and energy how to move along that curve. If black holes function as these ‘nodes’ or ‘connection points’ in our universe, their mass-energy density would necessarily dictate the curvature of their surrounding regions, thereby influencing the distribution of matter around them. This suggests that the distribution of galaxies should not be arbitrary, but rather a reflection of this underlying, interconnected geometry.</w:t>
      </w:r>
    </w:p>
    <w:p w14:paraId="1D93A97D" w14:textId="009BEF9A" w:rsidR="00672EF5" w:rsidRPr="00672EF5" w:rsidRDefault="00672EF5" w:rsidP="00672EF5">
      <w:pPr>
        <w:spacing w:line="480" w:lineRule="auto"/>
        <w:rPr>
          <w:rFonts w:ascii="Times New Roman" w:hAnsi="Times New Roman" w:cs="Times New Roman"/>
        </w:rPr>
      </w:pPr>
      <w:r w:rsidRPr="00672EF5">
        <w:rPr>
          <w:rFonts w:ascii="Times New Roman" w:hAnsi="Times New Roman" w:cs="Times New Roman"/>
        </w:rPr>
        <w:tab/>
        <w:t xml:space="preserve">When comparing the theoretical local scale (a singular black hole gateway) to the large-scale distribution of galaxies throughout the universe, we can look at empirical evidence. This is exactly what Macek &amp; Wójcik did in their 2026 paper published in </w:t>
      </w:r>
      <w:r w:rsidRPr="00672EF5">
        <w:rPr>
          <w:rFonts w:ascii="Times New Roman" w:hAnsi="Times New Roman" w:cs="Times New Roman"/>
          <w:i/>
          <w:iCs/>
        </w:rPr>
        <w:t>Chaos</w:t>
      </w:r>
      <w:r w:rsidR="004107A5">
        <w:rPr>
          <w:rFonts w:ascii="Times New Roman" w:hAnsi="Times New Roman" w:cs="Times New Roman"/>
          <w:i/>
          <w:iCs/>
        </w:rPr>
        <w:t xml:space="preserve"> </w:t>
      </w:r>
      <w:r w:rsidR="004107A5">
        <w:rPr>
          <w:rFonts w:ascii="Times New Roman" w:hAnsi="Times New Roman" w:cs="Times New Roman"/>
        </w:rPr>
        <w:t>(Macek</w:t>
      </w:r>
      <w:r w:rsidR="004A347A">
        <w:rPr>
          <w:rFonts w:ascii="Times New Roman" w:hAnsi="Times New Roman" w:cs="Times New Roman"/>
        </w:rPr>
        <w:t xml:space="preserve"> &amp; Wojcik 2026</w:t>
      </w:r>
      <w:r w:rsidR="004107A5">
        <w:rPr>
          <w:rFonts w:ascii="Times New Roman" w:hAnsi="Times New Roman" w:cs="Times New Roman"/>
        </w:rPr>
        <w:t>)</w:t>
      </w:r>
      <w:r w:rsidRPr="00672EF5">
        <w:rPr>
          <w:rFonts w:ascii="Times New Roman" w:hAnsi="Times New Roman" w:cs="Times New Roman"/>
        </w:rPr>
        <w:t>. Their analysis of nearly 800,000 galaxies reveals that the universe’s structure is governed by a multifractal spectrum, rather than the homogeneity predicted by standard cosmological models</w:t>
      </w:r>
      <w:r w:rsidR="004A347A">
        <w:rPr>
          <w:rFonts w:ascii="Times New Roman" w:hAnsi="Times New Roman" w:cs="Times New Roman"/>
        </w:rPr>
        <w:t xml:space="preserve"> (Macek &amp; Wojcik 2026)</w:t>
      </w:r>
      <w:r w:rsidRPr="00672EF5">
        <w:rPr>
          <w:rFonts w:ascii="Times New Roman" w:hAnsi="Times New Roman" w:cs="Times New Roman"/>
        </w:rPr>
        <w:t>. This multifractal distribution provides the ‘smoking gun’ for the nested universe hypothesis. If the universe were truly random, we would expect a smooth, uniform distribution at sufficiently large scales. Instead, Macek &amp; Wójcik demonstrate that the galaxy distribution is self-similar; the same recursive power-law scaling persists across varying spatial intervals</w:t>
      </w:r>
      <w:r w:rsidR="00764FF1">
        <w:rPr>
          <w:rFonts w:ascii="Times New Roman" w:hAnsi="Times New Roman" w:cs="Times New Roman"/>
        </w:rPr>
        <w:t xml:space="preserve"> (Macek &amp; Wojcik 2026)</w:t>
      </w:r>
      <w:r w:rsidRPr="00672EF5">
        <w:rPr>
          <w:rFonts w:ascii="Times New Roman" w:hAnsi="Times New Roman" w:cs="Times New Roman"/>
        </w:rPr>
        <w:t xml:space="preserve">. From an informational standpoint, this is highly significant. Fractal distribution is the most efficient way to map a 3D bulk volume onto a 2D holographic boundary while preserving coherence. In effect, the fractal network of galaxies </w:t>
      </w:r>
      <w:r w:rsidRPr="00672EF5">
        <w:rPr>
          <w:rFonts w:ascii="Times New Roman" w:hAnsi="Times New Roman" w:cs="Times New Roman"/>
        </w:rPr>
        <w:lastRenderedPageBreak/>
        <w:t>serves as the ‘wiring’ for the universe’s informational hub-and-spoke system, connecting every localized singularity into a cohesive, nested whole.</w:t>
      </w:r>
    </w:p>
    <w:p w14:paraId="44D9E4D2" w14:textId="77777777" w:rsidR="00672EF5" w:rsidRPr="00672EF5" w:rsidRDefault="00672EF5" w:rsidP="00A60F4C">
      <w:pPr>
        <w:spacing w:line="480" w:lineRule="auto"/>
        <w:jc w:val="center"/>
        <w:rPr>
          <w:rFonts w:ascii="Times New Roman" w:hAnsi="Times New Roman" w:cs="Times New Roman"/>
          <w:b/>
          <w:bCs/>
        </w:rPr>
      </w:pPr>
      <w:r w:rsidRPr="00672EF5">
        <w:rPr>
          <w:rFonts w:ascii="Times New Roman" w:hAnsi="Times New Roman" w:cs="Times New Roman"/>
          <w:b/>
          <w:bCs/>
        </w:rPr>
        <w:t>Physical Constraints</w:t>
      </w:r>
    </w:p>
    <w:p w14:paraId="762C1FE8" w14:textId="76EAFE76" w:rsidR="00672EF5" w:rsidRPr="00672EF5" w:rsidRDefault="00672EF5" w:rsidP="00672EF5">
      <w:pPr>
        <w:spacing w:line="480" w:lineRule="auto"/>
        <w:rPr>
          <w:rFonts w:ascii="Times New Roman" w:hAnsi="Times New Roman" w:cs="Times New Roman"/>
        </w:rPr>
      </w:pPr>
      <w:r w:rsidRPr="00672EF5">
        <w:rPr>
          <w:rFonts w:ascii="Times New Roman" w:hAnsi="Times New Roman" w:cs="Times New Roman"/>
        </w:rPr>
        <w:tab/>
        <w:t xml:space="preserve">While the fractal galaxy network provides the </w:t>
      </w:r>
      <w:r w:rsidRPr="00672EF5">
        <w:rPr>
          <w:rFonts w:ascii="Times New Roman" w:hAnsi="Times New Roman" w:cs="Times New Roman"/>
          <w:i/>
          <w:iCs/>
        </w:rPr>
        <w:t>geometry</w:t>
      </w:r>
      <w:r w:rsidRPr="00672EF5">
        <w:rPr>
          <w:rFonts w:ascii="Times New Roman" w:hAnsi="Times New Roman" w:cs="Times New Roman"/>
        </w:rPr>
        <w:t xml:space="preserve"> of our nested universe, there must be a mechanism that limits this structure to prevent it from becoming infinitely chaotic, or in a state of complete disorder. This leads us to the fundamental entropy bounds which can be split into three main types. These three types, as described in Manoharan’s 2025 paper </w:t>
      </w:r>
      <w:r w:rsidRPr="00672EF5">
        <w:rPr>
          <w:rFonts w:ascii="Times New Roman" w:hAnsi="Times New Roman" w:cs="Times New Roman"/>
          <w:i/>
          <w:iCs/>
        </w:rPr>
        <w:t>Entropy Bounds and Holographic Dark Energy</w:t>
      </w:r>
      <w:r w:rsidRPr="00672EF5">
        <w:rPr>
          <w:rFonts w:ascii="Times New Roman" w:hAnsi="Times New Roman" w:cs="Times New Roman"/>
        </w:rPr>
        <w:t xml:space="preserve"> are the CKN (Cohen, Kaplan and Nelson) bound, the von Neumann bound, and the Bekenstein bound</w:t>
      </w:r>
      <w:r w:rsidR="001971B0">
        <w:rPr>
          <w:rFonts w:ascii="Times New Roman" w:hAnsi="Times New Roman" w:cs="Times New Roman"/>
        </w:rPr>
        <w:t xml:space="preserve"> </w:t>
      </w:r>
      <w:r w:rsidR="001971B0" w:rsidRPr="001971B0">
        <w:rPr>
          <w:rFonts w:ascii="Times New Roman" w:hAnsi="Times New Roman" w:cs="Times New Roman"/>
        </w:rPr>
        <w:t>(Manoharan 2025)</w:t>
      </w:r>
      <w:r w:rsidRPr="00672EF5">
        <w:rPr>
          <w:rFonts w:ascii="Times New Roman" w:hAnsi="Times New Roman" w:cs="Times New Roman"/>
        </w:rPr>
        <w:t>. Each of these bounds serves as a specific physical ‘filter’ that dictates how much information can be stored within a system of a given size.</w:t>
      </w:r>
    </w:p>
    <w:p w14:paraId="15D0FC66" w14:textId="4A2C39D2" w:rsidR="00672EF5" w:rsidRPr="00672EF5" w:rsidRDefault="00672EF5" w:rsidP="000F12F3">
      <w:pPr>
        <w:spacing w:line="480" w:lineRule="auto"/>
        <w:ind w:firstLine="720"/>
        <w:rPr>
          <w:rFonts w:ascii="Times New Roman" w:hAnsi="Times New Roman" w:cs="Times New Roman"/>
        </w:rPr>
      </w:pPr>
      <w:r w:rsidRPr="00672EF5">
        <w:rPr>
          <w:rFonts w:ascii="Times New Roman" w:hAnsi="Times New Roman" w:cs="Times New Roman"/>
        </w:rPr>
        <w:t xml:space="preserve">The CKN bound is particularly relevant to our holographic model, as it constrains the UV-IR cut-offs via the relation </w:t>
      </w:r>
      <m:oMath>
        <m:sSup>
          <m:sSupPr>
            <m:ctrlPr>
              <w:rPr>
                <w:rFonts w:ascii="Cambria Math" w:hAnsi="Cambria Math" w:cs="Times New Roman"/>
                <w:i/>
              </w:rPr>
            </m:ctrlPr>
          </m:sSupPr>
          <m:e>
            <m:r>
              <m:rPr>
                <m:sty m:val="p"/>
              </m:rPr>
              <w:rPr>
                <w:rFonts w:ascii="Cambria Math" w:hAnsi="Cambria Math" w:cs="Times New Roman"/>
              </w:rPr>
              <m:t>Λ</m:t>
            </m:r>
            <m:ctrlPr>
              <w:rPr>
                <w:rFonts w:ascii="Cambria Math" w:hAnsi="Cambria Math" w:cs="Times New Roman"/>
              </w:rPr>
            </m:ctrlPr>
          </m:e>
          <m:sup>
            <m:r>
              <w:rPr>
                <w:rFonts w:ascii="Cambria Math" w:hAnsi="Cambria Math" w:cs="Times New Roman"/>
              </w:rPr>
              <m:t>2</m:t>
            </m:r>
          </m:sup>
        </m:sSup>
        <m:r>
          <w:rPr>
            <w:rFonts w:ascii="Cambria Math" w:hAnsi="Cambria Math" w:cs="Times New Roman"/>
          </w:rPr>
          <m:t>L</m:t>
        </m:r>
        <m:r>
          <m:rPr>
            <m:sty m:val="p"/>
          </m:rP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M</m:t>
            </m:r>
            <m:ctrlPr>
              <w:rPr>
                <w:rFonts w:ascii="Cambria Math" w:hAnsi="Cambria Math" w:cs="Times New Roman"/>
              </w:rPr>
            </m:ctrlPr>
          </m:e>
          <m:sub>
            <m:r>
              <w:rPr>
                <w:rFonts w:ascii="Cambria Math" w:hAnsi="Cambria Math" w:cs="Times New Roman"/>
              </w:rPr>
              <m:t>p</m:t>
            </m:r>
          </m:sub>
        </m:sSub>
      </m:oMath>
      <w:r w:rsidR="001971B0">
        <w:rPr>
          <w:rFonts w:ascii="Times New Roman" w:eastAsiaTheme="minorEastAsia" w:hAnsi="Times New Roman" w:cs="Times New Roman"/>
        </w:rPr>
        <w:t xml:space="preserve"> </w:t>
      </w:r>
      <w:r w:rsidR="001971B0" w:rsidRPr="001971B0">
        <w:rPr>
          <w:rFonts w:ascii="Times New Roman" w:eastAsiaTheme="minorEastAsia" w:hAnsi="Times New Roman" w:cs="Times New Roman"/>
        </w:rPr>
        <w:t>(Manoharan 2025)</w:t>
      </w:r>
      <w:r w:rsidRPr="00672EF5">
        <w:rPr>
          <w:rFonts w:ascii="Times New Roman" w:hAnsi="Times New Roman" w:cs="Times New Roman"/>
        </w:rPr>
        <w:t xml:space="preserve">. In this context, </w:t>
      </w:r>
      <m:oMath>
        <m:r>
          <w:rPr>
            <w:rFonts w:ascii="Cambria Math" w:hAnsi="Cambria Math" w:cs="Times New Roman"/>
          </w:rPr>
          <m:t>L</m:t>
        </m:r>
      </m:oMath>
      <w:r w:rsidRPr="00672EF5">
        <w:rPr>
          <w:rFonts w:ascii="Times New Roman" w:hAnsi="Times New Roman" w:cs="Times New Roman"/>
        </w:rPr>
        <w:t xml:space="preserve"> represents the IR cut-off, effectively acting as the characteristic scale of our ‘cellular’ system. If the vacuum energy density (</w:t>
      </w:r>
      <m:oMath>
        <m:r>
          <m:rPr>
            <m:sty m:val="p"/>
          </m:rPr>
          <w:rPr>
            <w:rFonts w:ascii="Cambria Math" w:hAnsi="Cambria Math" w:cs="Times New Roman"/>
          </w:rPr>
          <m:t>Λ</m:t>
        </m:r>
        <m:r>
          <w:rPr>
            <w:rFonts w:ascii="Cambria Math" w:hAnsi="Cambria Math" w:cs="Times New Roman"/>
          </w:rPr>
          <m:t>)</m:t>
        </m:r>
      </m:oMath>
      <w:r w:rsidRPr="00672EF5">
        <w:rPr>
          <w:rFonts w:ascii="Times New Roman" w:hAnsi="Times New Roman" w:cs="Times New Roman"/>
        </w:rPr>
        <w:t xml:space="preserve"> were to increase beyond this limit, the system would exceed its informational capacity, leading to gravitational collapse and thus essentially creating a black hole.</w:t>
      </w:r>
    </w:p>
    <w:p w14:paraId="12774CE8" w14:textId="74062B51" w:rsidR="00672EF5" w:rsidRPr="00672EF5" w:rsidRDefault="00672EF5" w:rsidP="0074622A">
      <w:pPr>
        <w:spacing w:line="480" w:lineRule="auto"/>
        <w:ind w:firstLine="720"/>
        <w:rPr>
          <w:rFonts w:ascii="Times New Roman" w:hAnsi="Times New Roman" w:cs="Times New Roman"/>
        </w:rPr>
      </w:pPr>
      <w:r w:rsidRPr="00672EF5">
        <w:rPr>
          <w:rFonts w:ascii="Times New Roman" w:hAnsi="Times New Roman" w:cs="Times New Roman"/>
        </w:rPr>
        <w:t>From an optics perspective, we can interpret these entropy bounds as a hard ‘signal-to-noise’ floor for the universe. Just as the resolution of a physical hologram is limited by the coherence length of the laser and the grain size of the recording medium, the universe is limited by its holographic entropy capacity. The fractal galaxy distribution identified by Macek &amp; Wojcik acts as the ‘optimized’ geometry that allows the cosmos to maintain structure within these restrictive bounds</w:t>
      </w:r>
      <w:r w:rsidR="00322322">
        <w:rPr>
          <w:rFonts w:ascii="Times New Roman" w:hAnsi="Times New Roman" w:cs="Times New Roman"/>
        </w:rPr>
        <w:t xml:space="preserve"> (Macek &amp; Wojcik 2026)</w:t>
      </w:r>
      <w:r w:rsidRPr="00672EF5">
        <w:rPr>
          <w:rFonts w:ascii="Times New Roman" w:hAnsi="Times New Roman" w:cs="Times New Roman"/>
        </w:rPr>
        <w:t xml:space="preserve">. By distributing matter fractally, the universe </w:t>
      </w:r>
      <w:r w:rsidRPr="00672EF5">
        <w:rPr>
          <w:rFonts w:ascii="Times New Roman" w:hAnsi="Times New Roman" w:cs="Times New Roman"/>
        </w:rPr>
        <w:lastRenderedPageBreak/>
        <w:t>avoids the ‘clutter’ of a homogeneous distribution, effectively compressing its information content to remain stable within its entropy limit.</w:t>
      </w:r>
    </w:p>
    <w:p w14:paraId="05CE1C87" w14:textId="77777777" w:rsidR="00672EF5" w:rsidRPr="00672EF5" w:rsidRDefault="00672EF5" w:rsidP="000F12F3">
      <w:pPr>
        <w:spacing w:line="480" w:lineRule="auto"/>
        <w:jc w:val="center"/>
        <w:rPr>
          <w:rFonts w:ascii="Times New Roman" w:hAnsi="Times New Roman" w:cs="Times New Roman"/>
          <w:b/>
          <w:bCs/>
        </w:rPr>
      </w:pPr>
      <w:r w:rsidRPr="00672EF5">
        <w:rPr>
          <w:rFonts w:ascii="Times New Roman" w:hAnsi="Times New Roman" w:cs="Times New Roman"/>
          <w:b/>
          <w:bCs/>
        </w:rPr>
        <w:t>Conclusion</w:t>
      </w:r>
    </w:p>
    <w:p w14:paraId="4F291C04" w14:textId="2CD9E320" w:rsidR="00672EF5" w:rsidRPr="00672EF5" w:rsidRDefault="00672EF5" w:rsidP="000F12F3">
      <w:pPr>
        <w:spacing w:line="480" w:lineRule="auto"/>
        <w:ind w:firstLine="720"/>
        <w:rPr>
          <w:rFonts w:ascii="Times New Roman" w:hAnsi="Times New Roman" w:cs="Times New Roman"/>
        </w:rPr>
      </w:pPr>
      <w:r w:rsidRPr="00672EF5">
        <w:rPr>
          <w:rFonts w:ascii="Times New Roman" w:hAnsi="Times New Roman" w:cs="Times New Roman"/>
        </w:rPr>
        <w:t>To conclude, it can be argued that based on the model by Anjamrooz et al that we live in a cellular, holographic universe</w:t>
      </w:r>
      <w:r w:rsidR="00322322">
        <w:rPr>
          <w:rFonts w:ascii="Times New Roman" w:hAnsi="Times New Roman" w:cs="Times New Roman"/>
        </w:rPr>
        <w:t xml:space="preserve"> (Anjamrooz et al</w:t>
      </w:r>
      <w:ins w:id="5" w:author="Moote, Zachary" w:date="2026-04-21T23:05:00Z" w16du:dateUtc="2026-04-22T03:05:00Z">
        <w:r w:rsidR="00B00F3D">
          <w:rPr>
            <w:rFonts w:ascii="Times New Roman" w:hAnsi="Times New Roman" w:cs="Times New Roman"/>
          </w:rPr>
          <w:t>.,</w:t>
        </w:r>
      </w:ins>
      <w:r w:rsidR="00322322">
        <w:rPr>
          <w:rFonts w:ascii="Times New Roman" w:hAnsi="Times New Roman" w:cs="Times New Roman"/>
        </w:rPr>
        <w:t xml:space="preserve"> 2011)</w:t>
      </w:r>
      <w:r w:rsidRPr="00672EF5">
        <w:rPr>
          <w:rFonts w:ascii="Times New Roman" w:hAnsi="Times New Roman" w:cs="Times New Roman"/>
        </w:rPr>
        <w:t>. From the distribution analysis of nearly 800,000 galaxies by Macek &amp; Wojcik, this cellular holographic universe organizes itself through fractal geometry to stay under its entropy limit</w:t>
      </w:r>
      <w:r w:rsidR="0059231B">
        <w:rPr>
          <w:rFonts w:ascii="Times New Roman" w:hAnsi="Times New Roman" w:cs="Times New Roman"/>
        </w:rPr>
        <w:t xml:space="preserve"> (Macek &amp; Wojcik 2026). B</w:t>
      </w:r>
      <w:r w:rsidRPr="00672EF5">
        <w:rPr>
          <w:rFonts w:ascii="Times New Roman" w:hAnsi="Times New Roman" w:cs="Times New Roman"/>
        </w:rPr>
        <w:t>ecause the universe must remain a coherent, efficient information system to survive, as shown by the work of Manoharan</w:t>
      </w:r>
      <w:r w:rsidR="009B149A">
        <w:rPr>
          <w:rFonts w:ascii="Times New Roman" w:hAnsi="Times New Roman" w:cs="Times New Roman"/>
        </w:rPr>
        <w:t xml:space="preserve"> (Manoharan 2025)</w:t>
      </w:r>
      <w:r w:rsidRPr="00672EF5">
        <w:rPr>
          <w:rFonts w:ascii="Times New Roman" w:hAnsi="Times New Roman" w:cs="Times New Roman"/>
        </w:rPr>
        <w:t>. These are not three separate ideas, but a unified theory of an information-efficient cosmos.</w:t>
      </w:r>
    </w:p>
    <w:p w14:paraId="7724AF66" w14:textId="77777777" w:rsidR="00672EF5" w:rsidRPr="0074622A" w:rsidRDefault="00672EF5" w:rsidP="000F12F3">
      <w:pPr>
        <w:spacing w:line="480" w:lineRule="auto"/>
        <w:jc w:val="center"/>
        <w:rPr>
          <w:rFonts w:ascii="Times New Roman" w:hAnsi="Times New Roman" w:cs="Times New Roman"/>
          <w:b/>
          <w:bCs/>
        </w:rPr>
      </w:pPr>
      <w:r w:rsidRPr="0074622A">
        <w:rPr>
          <w:rFonts w:ascii="Times New Roman" w:hAnsi="Times New Roman" w:cs="Times New Roman"/>
          <w:b/>
          <w:bCs/>
        </w:rPr>
        <w:t>Works Cited</w:t>
      </w:r>
    </w:p>
    <w:p w14:paraId="5569D61D" w14:textId="77777777" w:rsidR="00672EF5" w:rsidRPr="00672EF5" w:rsidRDefault="00672EF5" w:rsidP="00672EF5">
      <w:pPr>
        <w:spacing w:line="480" w:lineRule="auto"/>
        <w:rPr>
          <w:rFonts w:ascii="Times New Roman" w:hAnsi="Times New Roman" w:cs="Times New Roman"/>
        </w:rPr>
      </w:pPr>
      <w:r w:rsidRPr="00672EF5">
        <w:rPr>
          <w:rFonts w:ascii="Times New Roman" w:hAnsi="Times New Roman" w:cs="Times New Roman"/>
        </w:rPr>
        <w:t>Anjamrooz, Seyed Hadi, Douglas J. McConnell, and Hassan Azari. "The cellular universe: A new cosmological model based on the holographic principle." </w:t>
      </w:r>
      <w:r w:rsidRPr="00672EF5">
        <w:rPr>
          <w:rFonts w:ascii="Times New Roman" w:hAnsi="Times New Roman" w:cs="Times New Roman"/>
          <w:i/>
          <w:iCs/>
        </w:rPr>
        <w:t>Int J Phys Sci</w:t>
      </w:r>
      <w:r w:rsidRPr="00672EF5">
        <w:rPr>
          <w:rFonts w:ascii="Times New Roman" w:hAnsi="Times New Roman" w:cs="Times New Roman"/>
        </w:rPr>
        <w:t> 6.9 (2011): 2175-2183.</w:t>
      </w:r>
    </w:p>
    <w:p w14:paraId="5847EC54" w14:textId="77777777" w:rsidR="00672EF5" w:rsidRPr="00672EF5" w:rsidRDefault="00672EF5" w:rsidP="00672EF5">
      <w:pPr>
        <w:spacing w:line="480" w:lineRule="auto"/>
        <w:rPr>
          <w:rFonts w:ascii="Times New Roman" w:hAnsi="Times New Roman" w:cs="Times New Roman"/>
        </w:rPr>
      </w:pPr>
      <w:r w:rsidRPr="00672EF5">
        <w:rPr>
          <w:rFonts w:ascii="Times New Roman" w:hAnsi="Times New Roman" w:cs="Times New Roman"/>
        </w:rPr>
        <w:t xml:space="preserve">Macek, W. M., &amp; Wójcik, D. (2026). "Multifractal spectrum observed in the Universe distribution of galaxies." </w:t>
      </w:r>
      <w:r w:rsidRPr="00672EF5">
        <w:rPr>
          <w:rFonts w:ascii="Times New Roman" w:hAnsi="Times New Roman" w:cs="Times New Roman"/>
          <w:i/>
          <w:iCs/>
        </w:rPr>
        <w:t>Chaos</w:t>
      </w:r>
      <w:r w:rsidRPr="00672EF5">
        <w:rPr>
          <w:rFonts w:ascii="Times New Roman" w:hAnsi="Times New Roman" w:cs="Times New Roman"/>
        </w:rPr>
        <w:t>.</w:t>
      </w:r>
    </w:p>
    <w:p w14:paraId="5A422B87" w14:textId="77777777" w:rsidR="00672EF5" w:rsidRPr="00672EF5" w:rsidRDefault="00672EF5" w:rsidP="00672EF5">
      <w:pPr>
        <w:spacing w:line="480" w:lineRule="auto"/>
        <w:rPr>
          <w:rFonts w:ascii="Times New Roman" w:hAnsi="Times New Roman" w:cs="Times New Roman"/>
        </w:rPr>
      </w:pPr>
      <w:r w:rsidRPr="00672EF5">
        <w:rPr>
          <w:rFonts w:ascii="Times New Roman" w:hAnsi="Times New Roman" w:cs="Times New Roman"/>
        </w:rPr>
        <w:t>Manoharan, M. T. (2025). "Entropy Bounds and Holographic Dark Energy: Conflicts and Consensus" (arXiv:2501.18144).</w:t>
      </w:r>
    </w:p>
    <w:p w14:paraId="378CD227" w14:textId="77777777" w:rsidR="00672EF5" w:rsidRPr="00672EF5" w:rsidRDefault="00672EF5" w:rsidP="00672EF5">
      <w:pPr>
        <w:spacing w:line="480" w:lineRule="auto"/>
        <w:rPr>
          <w:rFonts w:ascii="Times New Roman" w:hAnsi="Times New Roman" w:cs="Times New Roman"/>
        </w:rPr>
      </w:pPr>
    </w:p>
    <w:p w14:paraId="7FD283F6" w14:textId="77777777" w:rsidR="0099253B" w:rsidRPr="00E1325B" w:rsidRDefault="0099253B" w:rsidP="00191002">
      <w:pPr>
        <w:spacing w:line="480" w:lineRule="auto"/>
        <w:rPr>
          <w:rFonts w:ascii="Times New Roman" w:hAnsi="Times New Roman" w:cs="Times New Roman"/>
        </w:rPr>
      </w:pPr>
    </w:p>
    <w:sectPr w:rsidR="0099253B" w:rsidRPr="00E1325B">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7A177" w14:textId="77777777" w:rsidR="00B7709F" w:rsidRDefault="00B7709F" w:rsidP="00E1325B">
      <w:pPr>
        <w:spacing w:after="0" w:line="240" w:lineRule="auto"/>
      </w:pPr>
      <w:r>
        <w:separator/>
      </w:r>
    </w:p>
  </w:endnote>
  <w:endnote w:type="continuationSeparator" w:id="0">
    <w:p w14:paraId="0940A04A" w14:textId="77777777" w:rsidR="00B7709F" w:rsidRDefault="00B7709F" w:rsidP="00E132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8BD29" w14:textId="77777777" w:rsidR="008A2767" w:rsidRDefault="008A27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DEFB5" w14:textId="77777777" w:rsidR="00B7709F" w:rsidRDefault="00B7709F" w:rsidP="00E1325B">
      <w:pPr>
        <w:spacing w:after="0" w:line="240" w:lineRule="auto"/>
      </w:pPr>
      <w:r>
        <w:separator/>
      </w:r>
    </w:p>
  </w:footnote>
  <w:footnote w:type="continuationSeparator" w:id="0">
    <w:p w14:paraId="1684707F" w14:textId="77777777" w:rsidR="00B7709F" w:rsidRDefault="00B7709F" w:rsidP="00E132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452182"/>
      <w:docPartObj>
        <w:docPartGallery w:val="Page Numbers (Top of Page)"/>
        <w:docPartUnique/>
      </w:docPartObj>
    </w:sdtPr>
    <w:sdtEndPr>
      <w:rPr>
        <w:noProof/>
      </w:rPr>
    </w:sdtEndPr>
    <w:sdtContent>
      <w:p w14:paraId="104DED03" w14:textId="1B27DF86" w:rsidR="00E1325B" w:rsidRDefault="00E1325B">
        <w:pPr>
          <w:pStyle w:val="Header"/>
          <w:jc w:val="right"/>
        </w:pPr>
        <w:r>
          <w:t xml:space="preserve">Moote </w:t>
        </w:r>
        <w:r>
          <w:fldChar w:fldCharType="begin"/>
        </w:r>
        <w:r>
          <w:instrText xml:space="preserve"> PAGE   \* MERGEFORMAT </w:instrText>
        </w:r>
        <w:r>
          <w:fldChar w:fldCharType="separate"/>
        </w:r>
        <w:r>
          <w:rPr>
            <w:noProof/>
          </w:rPr>
          <w:t>2</w:t>
        </w:r>
        <w:r>
          <w:rPr>
            <w:noProof/>
          </w:rPr>
          <w:fldChar w:fldCharType="end"/>
        </w:r>
      </w:p>
    </w:sdtContent>
  </w:sdt>
  <w:p w14:paraId="2BF3D8F1" w14:textId="77777777" w:rsidR="00E1325B" w:rsidRDefault="00E1325B">
    <w:pPr>
      <w:pStyle w:val="Heade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ote, Zachary">
    <w15:presenceInfo w15:providerId="AD" w15:userId="S::zachary.moote@snhu.edu::7b72a343-2deb-41dc-b154-c2425a4c718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markup="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B6C"/>
    <w:rsid w:val="00022E86"/>
    <w:rsid w:val="00036917"/>
    <w:rsid w:val="00060424"/>
    <w:rsid w:val="00092E43"/>
    <w:rsid w:val="000A6C22"/>
    <w:rsid w:val="000C41DF"/>
    <w:rsid w:val="000E0C05"/>
    <w:rsid w:val="000F12F3"/>
    <w:rsid w:val="0011307A"/>
    <w:rsid w:val="0011419B"/>
    <w:rsid w:val="00114960"/>
    <w:rsid w:val="00130A10"/>
    <w:rsid w:val="00135E4B"/>
    <w:rsid w:val="00155BDF"/>
    <w:rsid w:val="00172A03"/>
    <w:rsid w:val="00176321"/>
    <w:rsid w:val="00191002"/>
    <w:rsid w:val="001971B0"/>
    <w:rsid w:val="001A0924"/>
    <w:rsid w:val="001A5CF5"/>
    <w:rsid w:val="00205278"/>
    <w:rsid w:val="0024480A"/>
    <w:rsid w:val="00244BC0"/>
    <w:rsid w:val="00271BBB"/>
    <w:rsid w:val="002B0622"/>
    <w:rsid w:val="002B1659"/>
    <w:rsid w:val="002B7EDF"/>
    <w:rsid w:val="002C1AAD"/>
    <w:rsid w:val="002D3389"/>
    <w:rsid w:val="00322322"/>
    <w:rsid w:val="00333F4B"/>
    <w:rsid w:val="00336281"/>
    <w:rsid w:val="003455DC"/>
    <w:rsid w:val="003818DF"/>
    <w:rsid w:val="00384B78"/>
    <w:rsid w:val="00394E1D"/>
    <w:rsid w:val="003A121A"/>
    <w:rsid w:val="003A1D08"/>
    <w:rsid w:val="003B5461"/>
    <w:rsid w:val="003C107F"/>
    <w:rsid w:val="003C18F9"/>
    <w:rsid w:val="003C39E5"/>
    <w:rsid w:val="004107A5"/>
    <w:rsid w:val="00414C74"/>
    <w:rsid w:val="0042684A"/>
    <w:rsid w:val="00445812"/>
    <w:rsid w:val="004846BA"/>
    <w:rsid w:val="00485AAB"/>
    <w:rsid w:val="00490275"/>
    <w:rsid w:val="004A323C"/>
    <w:rsid w:val="004A347A"/>
    <w:rsid w:val="0050530F"/>
    <w:rsid w:val="00506C19"/>
    <w:rsid w:val="00513582"/>
    <w:rsid w:val="00520418"/>
    <w:rsid w:val="00520D1A"/>
    <w:rsid w:val="005420C8"/>
    <w:rsid w:val="00542847"/>
    <w:rsid w:val="00545BBB"/>
    <w:rsid w:val="00590F78"/>
    <w:rsid w:val="0059231B"/>
    <w:rsid w:val="005B0F9C"/>
    <w:rsid w:val="005F7A37"/>
    <w:rsid w:val="0060662A"/>
    <w:rsid w:val="00614012"/>
    <w:rsid w:val="00623127"/>
    <w:rsid w:val="00631F23"/>
    <w:rsid w:val="00672EF5"/>
    <w:rsid w:val="006A3B6C"/>
    <w:rsid w:val="006A52DD"/>
    <w:rsid w:val="006A57AA"/>
    <w:rsid w:val="006B7770"/>
    <w:rsid w:val="006C5126"/>
    <w:rsid w:val="006D0463"/>
    <w:rsid w:val="006D4E70"/>
    <w:rsid w:val="006D6B73"/>
    <w:rsid w:val="006E1B83"/>
    <w:rsid w:val="00701713"/>
    <w:rsid w:val="007101AA"/>
    <w:rsid w:val="00722287"/>
    <w:rsid w:val="00730B20"/>
    <w:rsid w:val="007333C0"/>
    <w:rsid w:val="0074622A"/>
    <w:rsid w:val="00764FF1"/>
    <w:rsid w:val="0076594F"/>
    <w:rsid w:val="007715D3"/>
    <w:rsid w:val="00777E3E"/>
    <w:rsid w:val="007A7859"/>
    <w:rsid w:val="007B22A0"/>
    <w:rsid w:val="007C0170"/>
    <w:rsid w:val="007D4CAA"/>
    <w:rsid w:val="008526B8"/>
    <w:rsid w:val="00866022"/>
    <w:rsid w:val="008A2767"/>
    <w:rsid w:val="008A7313"/>
    <w:rsid w:val="008A7D52"/>
    <w:rsid w:val="008B7FD2"/>
    <w:rsid w:val="008C76AA"/>
    <w:rsid w:val="008E0300"/>
    <w:rsid w:val="008E1F69"/>
    <w:rsid w:val="009239FA"/>
    <w:rsid w:val="00925D36"/>
    <w:rsid w:val="009352BB"/>
    <w:rsid w:val="00936B42"/>
    <w:rsid w:val="00947A58"/>
    <w:rsid w:val="00962768"/>
    <w:rsid w:val="00976D0B"/>
    <w:rsid w:val="0098140F"/>
    <w:rsid w:val="0099253B"/>
    <w:rsid w:val="009A320C"/>
    <w:rsid w:val="009B149A"/>
    <w:rsid w:val="009B3F2A"/>
    <w:rsid w:val="009C2B14"/>
    <w:rsid w:val="009F7732"/>
    <w:rsid w:val="00A307B2"/>
    <w:rsid w:val="00A40E79"/>
    <w:rsid w:val="00A60F4C"/>
    <w:rsid w:val="00A7252A"/>
    <w:rsid w:val="00A73D92"/>
    <w:rsid w:val="00A93CE5"/>
    <w:rsid w:val="00AB2418"/>
    <w:rsid w:val="00AD0D77"/>
    <w:rsid w:val="00AF09F8"/>
    <w:rsid w:val="00AF3BBC"/>
    <w:rsid w:val="00B00F3D"/>
    <w:rsid w:val="00B012A5"/>
    <w:rsid w:val="00B05C25"/>
    <w:rsid w:val="00B6142A"/>
    <w:rsid w:val="00B6675F"/>
    <w:rsid w:val="00B7709F"/>
    <w:rsid w:val="00BA6B35"/>
    <w:rsid w:val="00BA772A"/>
    <w:rsid w:val="00C31173"/>
    <w:rsid w:val="00C85DE5"/>
    <w:rsid w:val="00C936D1"/>
    <w:rsid w:val="00CA46D4"/>
    <w:rsid w:val="00CB78C9"/>
    <w:rsid w:val="00CD305A"/>
    <w:rsid w:val="00D220E8"/>
    <w:rsid w:val="00D3044C"/>
    <w:rsid w:val="00D40BFD"/>
    <w:rsid w:val="00D51A05"/>
    <w:rsid w:val="00DA6402"/>
    <w:rsid w:val="00DD1778"/>
    <w:rsid w:val="00DE479F"/>
    <w:rsid w:val="00DE7B5B"/>
    <w:rsid w:val="00DF0CEB"/>
    <w:rsid w:val="00E1325B"/>
    <w:rsid w:val="00E201FC"/>
    <w:rsid w:val="00E26125"/>
    <w:rsid w:val="00E318B5"/>
    <w:rsid w:val="00E54F31"/>
    <w:rsid w:val="00E56437"/>
    <w:rsid w:val="00EA5A92"/>
    <w:rsid w:val="00EB2B3B"/>
    <w:rsid w:val="00EB512C"/>
    <w:rsid w:val="00EE5753"/>
    <w:rsid w:val="00F811E1"/>
    <w:rsid w:val="00FA6389"/>
    <w:rsid w:val="00FF0A23"/>
    <w:rsid w:val="00FF1E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4511B"/>
  <w15:chartTrackingRefBased/>
  <w15:docId w15:val="{F8115E7C-0606-4342-9D14-218D4B81B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3B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3B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3B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3B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3B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3B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3B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3B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3B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3B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3B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3B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3B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3B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3B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3B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3B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3B6C"/>
    <w:rPr>
      <w:rFonts w:eastAsiaTheme="majorEastAsia" w:cstheme="majorBidi"/>
      <w:color w:val="272727" w:themeColor="text1" w:themeTint="D8"/>
    </w:rPr>
  </w:style>
  <w:style w:type="paragraph" w:styleId="Title">
    <w:name w:val="Title"/>
    <w:basedOn w:val="Normal"/>
    <w:next w:val="Normal"/>
    <w:link w:val="TitleChar"/>
    <w:uiPriority w:val="10"/>
    <w:qFormat/>
    <w:rsid w:val="006A3B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3B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3B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3B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3B6C"/>
    <w:pPr>
      <w:spacing w:before="160"/>
      <w:jc w:val="center"/>
    </w:pPr>
    <w:rPr>
      <w:i/>
      <w:iCs/>
      <w:color w:val="404040" w:themeColor="text1" w:themeTint="BF"/>
    </w:rPr>
  </w:style>
  <w:style w:type="character" w:customStyle="1" w:styleId="QuoteChar">
    <w:name w:val="Quote Char"/>
    <w:basedOn w:val="DefaultParagraphFont"/>
    <w:link w:val="Quote"/>
    <w:uiPriority w:val="29"/>
    <w:rsid w:val="006A3B6C"/>
    <w:rPr>
      <w:i/>
      <w:iCs/>
      <w:color w:val="404040" w:themeColor="text1" w:themeTint="BF"/>
    </w:rPr>
  </w:style>
  <w:style w:type="paragraph" w:styleId="ListParagraph">
    <w:name w:val="List Paragraph"/>
    <w:basedOn w:val="Normal"/>
    <w:uiPriority w:val="34"/>
    <w:qFormat/>
    <w:rsid w:val="006A3B6C"/>
    <w:pPr>
      <w:ind w:left="720"/>
      <w:contextualSpacing/>
    </w:pPr>
  </w:style>
  <w:style w:type="character" w:styleId="IntenseEmphasis">
    <w:name w:val="Intense Emphasis"/>
    <w:basedOn w:val="DefaultParagraphFont"/>
    <w:uiPriority w:val="21"/>
    <w:qFormat/>
    <w:rsid w:val="006A3B6C"/>
    <w:rPr>
      <w:i/>
      <w:iCs/>
      <w:color w:val="0F4761" w:themeColor="accent1" w:themeShade="BF"/>
    </w:rPr>
  </w:style>
  <w:style w:type="paragraph" w:styleId="IntenseQuote">
    <w:name w:val="Intense Quote"/>
    <w:basedOn w:val="Normal"/>
    <w:next w:val="Normal"/>
    <w:link w:val="IntenseQuoteChar"/>
    <w:uiPriority w:val="30"/>
    <w:qFormat/>
    <w:rsid w:val="006A3B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3B6C"/>
    <w:rPr>
      <w:i/>
      <w:iCs/>
      <w:color w:val="0F4761" w:themeColor="accent1" w:themeShade="BF"/>
    </w:rPr>
  </w:style>
  <w:style w:type="character" w:styleId="IntenseReference">
    <w:name w:val="Intense Reference"/>
    <w:basedOn w:val="DefaultParagraphFont"/>
    <w:uiPriority w:val="32"/>
    <w:qFormat/>
    <w:rsid w:val="006A3B6C"/>
    <w:rPr>
      <w:b/>
      <w:bCs/>
      <w:smallCaps/>
      <w:color w:val="0F4761" w:themeColor="accent1" w:themeShade="BF"/>
      <w:spacing w:val="5"/>
    </w:rPr>
  </w:style>
  <w:style w:type="paragraph" w:styleId="Header">
    <w:name w:val="header"/>
    <w:basedOn w:val="Normal"/>
    <w:link w:val="HeaderChar"/>
    <w:uiPriority w:val="99"/>
    <w:unhideWhenUsed/>
    <w:rsid w:val="00E132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325B"/>
  </w:style>
  <w:style w:type="paragraph" w:styleId="Footer">
    <w:name w:val="footer"/>
    <w:basedOn w:val="Normal"/>
    <w:link w:val="FooterChar"/>
    <w:uiPriority w:val="99"/>
    <w:unhideWhenUsed/>
    <w:rsid w:val="00E132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325B"/>
  </w:style>
  <w:style w:type="character" w:styleId="PlaceholderText">
    <w:name w:val="Placeholder Text"/>
    <w:basedOn w:val="DefaultParagraphFont"/>
    <w:uiPriority w:val="99"/>
    <w:semiHidden/>
    <w:rsid w:val="003B546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 dockstate="right" visibility="0" width="829"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6ED4D240-7471-493F-818F-F8C12013FD51}">
  <we:reference id="4b785c87-866c-4bad-85d8-5d1ae467ac9a" version="3.23.0.0" store="EXCatalog" storeType="EXCatalog"/>
  <we:alternateReferences>
    <we:reference id="WA104381909" version="3.23.0.0" store="en-US"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E51F899F-FD28-4CA5-BAEC-2CE9528E42C5}">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947</TotalTime>
  <Pages>5</Pages>
  <Words>1307</Words>
  <Characters>7154</Characters>
  <Application>Microsoft Office Word</Application>
  <DocSecurity>0</DocSecurity>
  <Lines>110</Lines>
  <Paragraphs>26</Paragraphs>
  <ScaleCrop>false</ScaleCrop>
  <Company/>
  <LinksUpToDate>false</LinksUpToDate>
  <CharactersWithSpaces>8435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Moote, Zachary</dc:creator>
  <cp:keywords/>
  <dc:description/>
  <cp:lastModifiedBy>Moote, Zachary</cp:lastModifiedBy>
  <cp:revision>148</cp:revision>
  <dcterms:created xsi:type="dcterms:W3CDTF">2026-04-20T15:14:00Z</dcterms:created>
  <dcterms:modified xsi:type="dcterms:W3CDTF">2026-04-22T03:07:00Z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PHY-320 Optics Research Paper Moote.docx</vt:lpwstr>
  </property>
  <property fmtid="{D5CDD505-2E9C-101B-9397-08002B2CF9AE}" pid="3" name="TII_WORD_DOCUMENT_ID">
    <vt:lpwstr>7dbccb84-63b6-4c55-89e0-bb144fbf1876</vt:lpwstr>
  </property>
</Properties>
</file>